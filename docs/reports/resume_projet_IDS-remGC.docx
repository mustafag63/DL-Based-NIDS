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23F8E" w14:textId="13B21D9D" w:rsidR="00BE7530" w:rsidRDefault="00000000" w:rsidP="002F3542">
      <w:r>
        <w:t xml:space="preserve">Résumé du Projet </w:t>
      </w:r>
    </w:p>
    <w:p w14:paraId="37E8FBD5" w14:textId="77777777" w:rsidR="002F3542" w:rsidRDefault="002F3542" w:rsidP="002F3542"/>
    <w:p w14:paraId="74F9EBD7" w14:textId="3A081A64" w:rsidR="00BE7530" w:rsidRPr="002F3542" w:rsidRDefault="00000000" w:rsidP="002F354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2F3542">
        <w:rPr>
          <w:sz w:val="28"/>
          <w:szCs w:val="28"/>
        </w:rPr>
        <w:t>Objectif du Projet</w:t>
      </w:r>
    </w:p>
    <w:p w14:paraId="4B0C82F0" w14:textId="77777777" w:rsidR="002F3542" w:rsidRDefault="002F3542" w:rsidP="002F3542">
      <w:pPr>
        <w:ind w:left="360"/>
      </w:pPr>
    </w:p>
    <w:p w14:paraId="32D9828E" w14:textId="77777777" w:rsidR="00BE7530" w:rsidRDefault="00000000" w:rsidP="002F3542">
      <w:r>
        <w:t>L'objectif est de tester les limites des outils classiques de détection d'intrusion (IDS/SIEM), puis de démontrer la valeur ajoutée des modèles d'apprentissage automatique — en particulier l'autoencodeur — pour détecter les anomalies que ces outils ne parviennent pas à identifier. Le projet explore la complémentarité entre HIDS, NIDS, SIEM et IA.</w:t>
      </w:r>
    </w:p>
    <w:p w14:paraId="713E4939" w14:textId="77777777" w:rsidR="002F3542" w:rsidRDefault="002F3542" w:rsidP="002F3542"/>
    <w:p w14:paraId="5D724731" w14:textId="59224ACB" w:rsidR="00BE7530" w:rsidRPr="002F3542" w:rsidRDefault="00000000" w:rsidP="002F354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2F3542">
        <w:rPr>
          <w:sz w:val="28"/>
          <w:szCs w:val="28"/>
        </w:rPr>
        <w:t xml:space="preserve">Infrastructure </w:t>
      </w:r>
      <w:r w:rsidR="002F3542">
        <w:rPr>
          <w:sz w:val="28"/>
          <w:szCs w:val="28"/>
        </w:rPr>
        <w:t>avec</w:t>
      </w:r>
      <w:r w:rsidRPr="002F3542">
        <w:rPr>
          <w:sz w:val="28"/>
          <w:szCs w:val="28"/>
        </w:rPr>
        <w:t xml:space="preserve"> 3 </w:t>
      </w:r>
      <w:r w:rsidR="002F3542">
        <w:rPr>
          <w:sz w:val="28"/>
          <w:szCs w:val="28"/>
        </w:rPr>
        <w:t>m</w:t>
      </w:r>
      <w:r w:rsidRPr="002F3542">
        <w:rPr>
          <w:sz w:val="28"/>
          <w:szCs w:val="28"/>
        </w:rPr>
        <w:t>achines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63"/>
        <w:gridCol w:w="4263"/>
      </w:tblGrid>
      <w:tr w:rsidR="00BE7530" w14:paraId="4BF6A8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1931" w14:textId="77777777" w:rsidR="00BE7530" w:rsidRDefault="00000000" w:rsidP="002F3542">
            <w:r>
              <w:rPr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1FFA" w14:textId="77777777" w:rsidR="00BE7530" w:rsidRDefault="00000000" w:rsidP="002F3542">
            <w:r>
              <w:rPr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95FB" w14:textId="77777777" w:rsidR="00BE7530" w:rsidRDefault="00000000" w:rsidP="002F3542">
            <w:r>
              <w:rPr>
                <w:color w:val="FFFFFF"/>
                <w:sz w:val="20"/>
                <w:szCs w:val="20"/>
              </w:rPr>
              <w:t>Outils</w:t>
            </w:r>
          </w:p>
        </w:tc>
      </w:tr>
      <w:tr w:rsidR="00BE7530" w14:paraId="7D512E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1440" w14:textId="77777777" w:rsidR="00BE7530" w:rsidRDefault="00000000" w:rsidP="002F3542">
            <w:r>
              <w:rPr>
                <w:sz w:val="20"/>
                <w:szCs w:val="20"/>
              </w:rPr>
              <w:t>Raspberry Pi 5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BC0F" w14:textId="77777777" w:rsidR="00BE7530" w:rsidRDefault="00000000" w:rsidP="002F3542">
            <w:r>
              <w:rPr>
                <w:sz w:val="20"/>
                <w:szCs w:val="20"/>
              </w:rPr>
              <w:t>Victime (serveur web)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5900" w14:textId="38B71A26" w:rsidR="00BE7530" w:rsidRPr="00A343A5" w:rsidRDefault="00000000" w:rsidP="002F3542">
            <w:pPr>
              <w:rPr>
                <w:lang w:val="fr-FR"/>
                <w:rPrChange w:id="0" w:author="Gerard CHALHOUB" w:date="2026-06-22T16:21:00Z">
                  <w:rPr/>
                </w:rPrChange>
              </w:rPr>
            </w:pPr>
            <w:r>
              <w:rPr>
                <w:sz w:val="20"/>
                <w:szCs w:val="20"/>
              </w:rPr>
              <w:t>Zeek, RITA</w:t>
            </w:r>
            <w:ins w:id="1" w:author="Gerard CHALHOUB" w:date="2026-06-22T16:21:00Z">
              <w:r w:rsidR="00A343A5">
                <w:rPr>
                  <w:sz w:val="20"/>
                  <w:szCs w:val="20"/>
                  <w:lang w:val="fr-FR"/>
                </w:rPr>
                <w:t xml:space="preserve">, </w:t>
              </w:r>
              <w:proofErr w:type="spellStart"/>
              <w:r w:rsidR="00A343A5">
                <w:rPr>
                  <w:sz w:val="20"/>
                  <w:szCs w:val="20"/>
                  <w:lang w:val="fr-FR"/>
                </w:rPr>
                <w:t>Autoencodeur</w:t>
              </w:r>
            </w:ins>
            <w:proofErr w:type="spellEnd"/>
          </w:p>
        </w:tc>
      </w:tr>
      <w:tr w:rsidR="00BE7530" w14:paraId="6F799F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DFE8" w14:textId="77777777" w:rsidR="00BE7530" w:rsidRDefault="00000000" w:rsidP="002F3542">
            <w:r>
              <w:rPr>
                <w:sz w:val="20"/>
                <w:szCs w:val="20"/>
              </w:rPr>
              <w:t>Dell Laptop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A4DD" w14:textId="77777777" w:rsidR="00BE7530" w:rsidRDefault="00000000" w:rsidP="002F3542">
            <w:r>
              <w:rPr>
                <w:sz w:val="20"/>
                <w:szCs w:val="20"/>
              </w:rPr>
              <w:t>Attaquant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AD77" w14:textId="2061A194" w:rsidR="00BE7530" w:rsidRDefault="00000000" w:rsidP="002F3542">
            <w:r>
              <w:rPr>
                <w:sz w:val="20"/>
                <w:szCs w:val="20"/>
              </w:rPr>
              <w:t xml:space="preserve">Apache Bench, Slowloris, </w:t>
            </w:r>
            <w:del w:id="2" w:author="Gerard CHALHOUB" w:date="2026-06-22T16:21:00Z">
              <w:r w:rsidDel="00A343A5">
                <w:rPr>
                  <w:sz w:val="20"/>
                  <w:szCs w:val="20"/>
                </w:rPr>
                <w:delText>Locust, Selenium</w:delText>
              </w:r>
            </w:del>
          </w:p>
        </w:tc>
      </w:tr>
      <w:tr w:rsidR="00BE7530" w14:paraId="72157B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4359" w14:textId="19BA967C" w:rsidR="00BE7530" w:rsidRDefault="00000000" w:rsidP="002F3542">
            <w:r>
              <w:rPr>
                <w:sz w:val="20"/>
                <w:szCs w:val="20"/>
              </w:rPr>
              <w:t xml:space="preserve">MacBook </w:t>
            </w:r>
            <w:r w:rsidR="002F3542">
              <w:rPr>
                <w:sz w:val="20"/>
                <w:szCs w:val="20"/>
              </w:rPr>
              <w:t>Pro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6276" w14:textId="77777777" w:rsidR="00BE7530" w:rsidRDefault="00000000" w:rsidP="002F3542">
            <w:r>
              <w:rPr>
                <w:sz w:val="20"/>
                <w:szCs w:val="20"/>
              </w:rPr>
              <w:t>SIEM + ML</w:t>
            </w:r>
          </w:p>
        </w:tc>
        <w:tc>
          <w:tcPr>
            <w:tcW w:w="4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F408" w14:textId="664B3AB4" w:rsidR="00BE7530" w:rsidRDefault="00000000" w:rsidP="002F3542">
            <w:del w:id="3" w:author="Gerard CHALHOUB" w:date="2026-06-22T16:21:00Z">
              <w:r w:rsidDel="00A343A5">
                <w:rPr>
                  <w:sz w:val="20"/>
                  <w:szCs w:val="20"/>
                </w:rPr>
                <w:delText>Suricata, Wazuh, Autoencodeur (Python/Keras)</w:delText>
              </w:r>
            </w:del>
            <w:ins w:id="4" w:author="Gerard CHALHOUB" w:date="2026-06-22T16:21:00Z">
              <w:r w:rsidR="00A343A5">
                <w:rPr>
                  <w:sz w:val="20"/>
                  <w:szCs w:val="20"/>
                </w:rPr>
                <w:t>Locust, Selenium</w:t>
              </w:r>
            </w:ins>
          </w:p>
        </w:tc>
      </w:tr>
    </w:tbl>
    <w:p w14:paraId="3D42BC1B" w14:textId="77777777" w:rsidR="00BE7530" w:rsidRDefault="00BE7530" w:rsidP="002F3542"/>
    <w:p w14:paraId="443722D0" w14:textId="77777777" w:rsidR="00BE7530" w:rsidRDefault="00000000" w:rsidP="002F3542">
      <w:r>
        <w:rPr>
          <w:sz w:val="28"/>
          <w:szCs w:val="28"/>
        </w:rPr>
        <w:t>3. Déroulement du Projet</w:t>
      </w:r>
    </w:p>
    <w:p w14:paraId="123F5896" w14:textId="15C76318" w:rsidR="00BE7530" w:rsidRDefault="00000000" w:rsidP="002F3542">
      <w:r>
        <w:rPr>
          <w:color w:val="2E74B5"/>
          <w:sz w:val="24"/>
          <w:szCs w:val="24"/>
        </w:rPr>
        <w:t xml:space="preserve">Phase </w:t>
      </w:r>
      <w:r w:rsidR="002F3542">
        <w:rPr>
          <w:color w:val="2E74B5"/>
          <w:sz w:val="24"/>
          <w:szCs w:val="24"/>
        </w:rPr>
        <w:t>1</w:t>
      </w:r>
      <w:ins w:id="5" w:author="Gerard CHALHOUB" w:date="2026-06-22T16:22:00Z">
        <w:r w:rsidR="00A343A5">
          <w:rPr>
            <w:color w:val="2E74B5"/>
            <w:sz w:val="24"/>
            <w:szCs w:val="24"/>
            <w:lang w:val="fr-FR"/>
          </w:rPr>
          <w:t xml:space="preserve"> </w:t>
        </w:r>
      </w:ins>
      <w:r w:rsidR="002F3542">
        <w:rPr>
          <w:color w:val="2E74B5"/>
          <w:sz w:val="24"/>
          <w:szCs w:val="24"/>
        </w:rPr>
        <w:t>:</w:t>
      </w:r>
      <w:r>
        <w:rPr>
          <w:color w:val="2E74B5"/>
          <w:sz w:val="24"/>
          <w:szCs w:val="24"/>
        </w:rPr>
        <w:t xml:space="preserve">  Baseline et Test des Limites</w:t>
      </w:r>
    </w:p>
    <w:p w14:paraId="23362FDC" w14:textId="77777777" w:rsidR="00BE7530" w:rsidRDefault="00000000" w:rsidP="002F3542">
      <w:r>
        <w:t>Déploiement d'un serveur web sur le Raspberry Pi (machine victime).</w:t>
      </w:r>
    </w:p>
    <w:p w14:paraId="70D6DBB1" w14:textId="23635B81" w:rsidR="00BE7530" w:rsidRDefault="00000000" w:rsidP="002F3542">
      <w:r>
        <w:t xml:space="preserve">Génération de différents types de trafic </w:t>
      </w:r>
      <w:del w:id="6" w:author="Gerard CHALHOUB" w:date="2026-06-22T16:22:00Z">
        <w:r w:rsidDel="00A343A5">
          <w:delText>d'attaque</w:delText>
        </w:r>
      </w:del>
      <w:r>
        <w:t xml:space="preserve"> depuis le Dell</w:t>
      </w:r>
      <w:ins w:id="7" w:author="Gerard CHALHOUB" w:date="2026-06-22T16:22:00Z">
        <w:r w:rsidR="00A343A5">
          <w:rPr>
            <w:lang w:val="fr-FR"/>
          </w:rPr>
          <w:t xml:space="preserve"> et MacBook</w:t>
        </w:r>
      </w:ins>
      <w:r>
        <w:t xml:space="preserve"> : flood HTTP (Apache Bench), attaque lente (Slowloris), test de charge (Locust), trafic de bot réaliste (Selenium).</w:t>
      </w:r>
    </w:p>
    <w:p w14:paraId="7DB70E28" w14:textId="77777777" w:rsidR="00BE7530" w:rsidRDefault="00000000" w:rsidP="002F3542">
      <w:r>
        <w:t>Capture et analyse du trafic avec Zeek et RITA sur le Raspberry Pi.</w:t>
      </w:r>
    </w:p>
    <w:p w14:paraId="72A71448" w14:textId="3F66F8D9" w:rsidR="00BE7530" w:rsidRPr="00A343A5" w:rsidDel="00A343A5" w:rsidRDefault="00000000" w:rsidP="002F3542">
      <w:pPr>
        <w:rPr>
          <w:del w:id="8" w:author="Gerard CHALHOUB" w:date="2026-06-22T16:22:00Z"/>
          <w:lang w:val="fr-FR"/>
          <w:rPrChange w:id="9" w:author="Gerard CHALHOUB" w:date="2026-06-22T16:22:00Z">
            <w:rPr>
              <w:del w:id="10" w:author="Gerard CHALHOUB" w:date="2026-06-22T16:22:00Z"/>
            </w:rPr>
          </w:rPrChange>
        </w:rPr>
      </w:pPr>
      <w:del w:id="11" w:author="Gerard CHALHOUB" w:date="2026-06-22T16:22:00Z">
        <w:r w:rsidDel="00A343A5">
          <w:delText>Détection en temps réel avec Suricata, centralisation des alertes via Wazuh (SIEM) sur le MacBook.</w:delText>
        </w:r>
      </w:del>
    </w:p>
    <w:p w14:paraId="0EC202D3" w14:textId="79EC7E9B" w:rsidR="00BE7530" w:rsidRDefault="00000000" w:rsidP="002F3542">
      <w:r>
        <w:rPr>
          <w:color w:val="2E74B5"/>
          <w:sz w:val="24"/>
          <w:szCs w:val="24"/>
        </w:rPr>
        <w:t xml:space="preserve">Phase 2 </w:t>
      </w:r>
      <w:r w:rsidR="002F3542">
        <w:rPr>
          <w:color w:val="2E74B5"/>
          <w:sz w:val="24"/>
          <w:szCs w:val="24"/>
        </w:rPr>
        <w:t>:</w:t>
      </w:r>
      <w:ins w:id="12" w:author="Gerard CHALHOUB" w:date="2026-06-22T16:22:00Z">
        <w:r w:rsidR="00A343A5">
          <w:rPr>
            <w:color w:val="2E74B5"/>
            <w:sz w:val="24"/>
            <w:szCs w:val="24"/>
            <w:lang w:val="fr-FR"/>
          </w:rPr>
          <w:t xml:space="preserve"> </w:t>
        </w:r>
      </w:ins>
      <w:r>
        <w:rPr>
          <w:color w:val="2E74B5"/>
          <w:sz w:val="24"/>
          <w:szCs w:val="24"/>
        </w:rPr>
        <w:t>Couche ML/DL (Autoencodeur)</w:t>
      </w:r>
    </w:p>
    <w:p w14:paraId="43F30516" w14:textId="77777777" w:rsidR="00BE7530" w:rsidRDefault="00000000" w:rsidP="002F3542">
      <w:r>
        <w:t>Collecte des logs Zeek pour constituer un jeu de données de trafic normal.</w:t>
      </w:r>
    </w:p>
    <w:p w14:paraId="5D16EBD1" w14:textId="77777777" w:rsidR="00BE7530" w:rsidRDefault="00000000" w:rsidP="002F3542">
      <w:r>
        <w:t>Entraînement d'un autoencodeur sur le trafic normal (reconstruction error comme indicateur d'anomalie).</w:t>
      </w:r>
    </w:p>
    <w:p w14:paraId="53618E10" w14:textId="77777777" w:rsidR="00BE7530" w:rsidRDefault="00000000" w:rsidP="002F3542">
      <w:r>
        <w:t>Évaluation de la capacité du modèle à détecter les anomalies non identifiées par les outils classiques, notamment le trafic de bot généré par Selenium.</w:t>
      </w:r>
    </w:p>
    <w:p w14:paraId="6093CD2F" w14:textId="77777777" w:rsidR="00BE7530" w:rsidRDefault="00000000" w:rsidP="002F3542">
      <w:r>
        <w:rPr>
          <w:sz w:val="28"/>
          <w:szCs w:val="28"/>
        </w:rPr>
        <w:t>4. Rôle de Chaque Outil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26"/>
      </w:tblGrid>
      <w:tr w:rsidR="00BE7530" w14:paraId="375CDC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67F5" w14:textId="77777777" w:rsidR="00BE7530" w:rsidRDefault="00000000" w:rsidP="002F3542">
            <w:r>
              <w:rPr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DA59" w14:textId="77777777" w:rsidR="00BE7530" w:rsidRDefault="00000000" w:rsidP="002F3542">
            <w:r>
              <w:rPr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78F3" w14:textId="77777777" w:rsidR="00BE7530" w:rsidRDefault="00000000" w:rsidP="002F3542">
            <w:r>
              <w:rPr>
                <w:color w:val="FFFFFF"/>
                <w:sz w:val="20"/>
                <w:szCs w:val="20"/>
              </w:rPr>
              <w:t>Fonction</w:t>
            </w:r>
          </w:p>
        </w:tc>
      </w:tr>
      <w:tr w:rsidR="00BE7530" w14:paraId="2656A6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DC30" w14:textId="77777777" w:rsidR="00BE7530" w:rsidRDefault="00000000" w:rsidP="002F3542">
            <w:r>
              <w:rPr>
                <w:sz w:val="20"/>
                <w:szCs w:val="20"/>
              </w:rPr>
              <w:t>Zeek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C419" w14:textId="77777777" w:rsidR="00BE7530" w:rsidRDefault="00000000" w:rsidP="002F3542">
            <w:r>
              <w:rPr>
                <w:sz w:val="20"/>
                <w:szCs w:val="20"/>
              </w:rPr>
              <w:t>NIDS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E8CB" w14:textId="77777777" w:rsidR="00BE7530" w:rsidRDefault="00000000" w:rsidP="002F3542">
            <w:r>
              <w:rPr>
                <w:sz w:val="20"/>
                <w:szCs w:val="20"/>
              </w:rPr>
              <w:t>Capture et journalisation du trafic réseau en détail</w:t>
            </w:r>
          </w:p>
        </w:tc>
      </w:tr>
      <w:tr w:rsidR="00BE7530" w14:paraId="00CFEC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59B5" w14:textId="77777777" w:rsidR="00BE7530" w:rsidRDefault="00000000" w:rsidP="002F3542">
            <w:r>
              <w:rPr>
                <w:sz w:val="20"/>
                <w:szCs w:val="20"/>
              </w:rPr>
              <w:t>RITA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70EA" w14:textId="77777777" w:rsidR="00BE7530" w:rsidRDefault="00000000" w:rsidP="002F3542">
            <w:r>
              <w:rPr>
                <w:sz w:val="20"/>
                <w:szCs w:val="20"/>
              </w:rPr>
              <w:t>Post-analyse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3A9" w14:textId="77777777" w:rsidR="00BE7530" w:rsidRDefault="00000000" w:rsidP="002F3542">
            <w:r>
              <w:rPr>
                <w:sz w:val="20"/>
                <w:szCs w:val="20"/>
              </w:rPr>
              <w:t>Détection de comportements beacon/C2 dans les logs Zeek</w:t>
            </w:r>
          </w:p>
        </w:tc>
      </w:tr>
      <w:tr w:rsidR="00BE7530" w14:paraId="70BBC8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0170" w14:textId="77777777" w:rsidR="00BE7530" w:rsidRDefault="00000000" w:rsidP="002F3542">
            <w:r>
              <w:rPr>
                <w:sz w:val="20"/>
                <w:szCs w:val="20"/>
              </w:rPr>
              <w:t>Suricata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EFCB" w14:textId="77777777" w:rsidR="00BE7530" w:rsidRDefault="00000000" w:rsidP="002F3542">
            <w:r>
              <w:rPr>
                <w:sz w:val="20"/>
                <w:szCs w:val="20"/>
              </w:rPr>
              <w:t>NIDS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1657" w14:textId="77777777" w:rsidR="00BE7530" w:rsidRDefault="00000000" w:rsidP="002F3542">
            <w:r>
              <w:rPr>
                <w:sz w:val="20"/>
                <w:szCs w:val="20"/>
              </w:rPr>
              <w:t>Détection en temps réel par signatures (règles)</w:t>
            </w:r>
          </w:p>
        </w:tc>
      </w:tr>
      <w:tr w:rsidR="00BE7530" w14:paraId="7FF852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2FED" w14:textId="77777777" w:rsidR="00BE7530" w:rsidRDefault="00000000" w:rsidP="002F3542">
            <w:r>
              <w:rPr>
                <w:sz w:val="20"/>
                <w:szCs w:val="20"/>
              </w:rPr>
              <w:t>Wazuh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8085" w14:textId="77777777" w:rsidR="00BE7530" w:rsidRDefault="00000000" w:rsidP="002F3542">
            <w:r>
              <w:rPr>
                <w:sz w:val="20"/>
                <w:szCs w:val="20"/>
              </w:rPr>
              <w:t>SIEM/HIDS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5E09" w14:textId="77777777" w:rsidR="00BE7530" w:rsidRDefault="00000000" w:rsidP="002F3542">
            <w:r>
              <w:rPr>
                <w:sz w:val="20"/>
                <w:szCs w:val="20"/>
              </w:rPr>
              <w:t>Centralisation des alertes, corrélation d'événements</w:t>
            </w:r>
          </w:p>
        </w:tc>
      </w:tr>
      <w:tr w:rsidR="00BE7530" w14:paraId="102829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6439" w14:textId="77777777" w:rsidR="00BE7530" w:rsidRDefault="00000000" w:rsidP="002F3542">
            <w:r>
              <w:rPr>
                <w:sz w:val="20"/>
                <w:szCs w:val="20"/>
              </w:rPr>
              <w:t>Apache Bench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C97B" w14:textId="77777777" w:rsidR="00BE7530" w:rsidRDefault="00000000" w:rsidP="002F3542">
            <w:r>
              <w:rPr>
                <w:sz w:val="20"/>
                <w:szCs w:val="20"/>
              </w:rPr>
              <w:t>Attaque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4760" w14:textId="77777777" w:rsidR="00BE7530" w:rsidRDefault="00000000" w:rsidP="002F3542">
            <w:r>
              <w:rPr>
                <w:sz w:val="20"/>
                <w:szCs w:val="20"/>
              </w:rPr>
              <w:t>Génération de flood HTTP (attaque volumétrique)</w:t>
            </w:r>
          </w:p>
        </w:tc>
      </w:tr>
      <w:tr w:rsidR="00BE7530" w14:paraId="3B9DB3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6E0C" w14:textId="77777777" w:rsidR="00BE7530" w:rsidRDefault="00000000" w:rsidP="002F3542">
            <w:r>
              <w:rPr>
                <w:sz w:val="20"/>
                <w:szCs w:val="20"/>
              </w:rPr>
              <w:t>Slowloris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BE97" w14:textId="77777777" w:rsidR="00BE7530" w:rsidRDefault="00000000" w:rsidP="002F3542">
            <w:r>
              <w:rPr>
                <w:sz w:val="20"/>
                <w:szCs w:val="20"/>
              </w:rPr>
              <w:t>Attaque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86D7" w14:textId="77777777" w:rsidR="00BE7530" w:rsidRDefault="00000000" w:rsidP="002F3542">
            <w:r>
              <w:rPr>
                <w:sz w:val="20"/>
                <w:szCs w:val="20"/>
              </w:rPr>
              <w:t>Attaque lente — maintien de connexions ouvertes</w:t>
            </w:r>
          </w:p>
        </w:tc>
      </w:tr>
      <w:tr w:rsidR="00BE7530" w14:paraId="332F40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EDAB" w14:textId="77777777" w:rsidR="00BE7530" w:rsidRDefault="00000000" w:rsidP="002F3542">
            <w:r>
              <w:rPr>
                <w:sz w:val="20"/>
                <w:szCs w:val="20"/>
              </w:rPr>
              <w:t>Locust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7FB4" w14:textId="22B7C786" w:rsidR="00BE7530" w:rsidRPr="00A343A5" w:rsidRDefault="00000000" w:rsidP="002F3542">
            <w:pPr>
              <w:rPr>
                <w:lang w:val="fr-FR"/>
                <w:rPrChange w:id="13" w:author="Gerard CHALHOUB" w:date="2026-06-22T16:19:00Z">
                  <w:rPr/>
                </w:rPrChange>
              </w:rPr>
            </w:pPr>
            <w:del w:id="14" w:author="Gerard CHALHOUB" w:date="2026-06-22T16:19:00Z">
              <w:r w:rsidDel="00A343A5">
                <w:rPr>
                  <w:sz w:val="20"/>
                  <w:szCs w:val="20"/>
                </w:rPr>
                <w:delText>Attaque</w:delText>
              </w:r>
            </w:del>
            <w:ins w:id="15" w:author="Gerard CHALHOUB" w:date="2026-06-22T16:19:00Z">
              <w:r w:rsidR="00A343A5">
                <w:rPr>
                  <w:sz w:val="20"/>
                  <w:szCs w:val="20"/>
                  <w:lang w:val="fr-FR"/>
                </w:rPr>
                <w:t xml:space="preserve">trafic </w:t>
              </w:r>
              <w:proofErr w:type="spellStart"/>
              <w:r w:rsidR="00A343A5">
                <w:rPr>
                  <w:sz w:val="20"/>
                  <w:szCs w:val="20"/>
                  <w:lang w:val="fr-FR"/>
                </w:rPr>
                <w:t>ben</w:t>
              </w:r>
            </w:ins>
            <w:ins w:id="16" w:author="Gerard CHALHOUB" w:date="2026-06-22T16:20:00Z">
              <w:r w:rsidR="00A343A5">
                <w:rPr>
                  <w:sz w:val="20"/>
                  <w:szCs w:val="20"/>
                  <w:lang w:val="fr-FR"/>
                </w:rPr>
                <w:t>in</w:t>
              </w:r>
            </w:ins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FA47" w14:textId="77777777" w:rsidR="00BE7530" w:rsidRDefault="00000000" w:rsidP="002F3542">
            <w:r>
              <w:rPr>
                <w:sz w:val="20"/>
                <w:szCs w:val="20"/>
              </w:rPr>
              <w:t>Simulation de charge avec scénarios Python</w:t>
            </w:r>
          </w:p>
        </w:tc>
      </w:tr>
      <w:tr w:rsidR="00BE7530" w14:paraId="0C305A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C64B" w14:textId="77777777" w:rsidR="00BE7530" w:rsidRDefault="00000000" w:rsidP="002F3542">
            <w:r>
              <w:rPr>
                <w:sz w:val="20"/>
                <w:szCs w:val="20"/>
              </w:rPr>
              <w:t>Selenium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0DB3" w14:textId="1723635A" w:rsidR="00BE7530" w:rsidRPr="00A343A5" w:rsidRDefault="00000000" w:rsidP="002F3542">
            <w:pPr>
              <w:rPr>
                <w:lang w:val="fr-FR"/>
                <w:rPrChange w:id="17" w:author="Gerard CHALHOUB" w:date="2026-06-22T16:20:00Z">
                  <w:rPr/>
                </w:rPrChange>
              </w:rPr>
            </w:pPr>
            <w:del w:id="18" w:author="Gerard CHALHOUB" w:date="2026-06-22T16:20:00Z">
              <w:r w:rsidDel="00A343A5">
                <w:rPr>
                  <w:sz w:val="20"/>
                  <w:szCs w:val="20"/>
                </w:rPr>
                <w:delText>Attaque</w:delText>
              </w:r>
            </w:del>
            <w:ins w:id="19" w:author="Gerard CHALHOUB" w:date="2026-06-22T16:20:00Z">
              <w:r w:rsidR="00A343A5">
                <w:rPr>
                  <w:sz w:val="20"/>
                  <w:szCs w:val="20"/>
                  <w:lang w:val="fr-FR"/>
                </w:rPr>
                <w:t xml:space="preserve">trafic </w:t>
              </w:r>
              <w:proofErr w:type="spellStart"/>
              <w:r w:rsidR="00A343A5">
                <w:rPr>
                  <w:sz w:val="20"/>
                  <w:szCs w:val="20"/>
                  <w:lang w:val="fr-FR"/>
                </w:rPr>
                <w:t>benin</w:t>
              </w:r>
            </w:ins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7FCA" w14:textId="77777777" w:rsidR="00BE7530" w:rsidRDefault="00000000" w:rsidP="002F3542">
            <w:r>
              <w:rPr>
                <w:sz w:val="20"/>
                <w:szCs w:val="20"/>
              </w:rPr>
              <w:t>Simulation de trafic de bot réaliste via navigateur réel</w:t>
            </w:r>
          </w:p>
        </w:tc>
      </w:tr>
      <w:tr w:rsidR="00BE7530" w14:paraId="2430B9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8C59" w14:textId="77777777" w:rsidR="00BE7530" w:rsidRDefault="00000000" w:rsidP="002F3542">
            <w:r>
              <w:rPr>
                <w:sz w:val="20"/>
                <w:szCs w:val="20"/>
              </w:rPr>
              <w:t>Autoencodeur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0F19" w14:textId="77777777" w:rsidR="00BE7530" w:rsidRDefault="00000000" w:rsidP="002F3542">
            <w:r>
              <w:rPr>
                <w:sz w:val="20"/>
                <w:szCs w:val="20"/>
              </w:rPr>
              <w:t>IA/ML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E09D" w14:textId="77777777" w:rsidR="00BE7530" w:rsidRDefault="00000000" w:rsidP="002F3542">
            <w:r>
              <w:rPr>
                <w:sz w:val="20"/>
                <w:szCs w:val="20"/>
              </w:rPr>
              <w:t>Détection d'anomalies par reconstruction error sur trafic normal</w:t>
            </w:r>
          </w:p>
        </w:tc>
      </w:tr>
    </w:tbl>
    <w:p w14:paraId="7C3C105D" w14:textId="77777777" w:rsidR="00BE7530" w:rsidRDefault="00BE7530" w:rsidP="002F3542"/>
    <w:p w14:paraId="274CC203" w14:textId="77777777" w:rsidR="00BE7530" w:rsidRDefault="00000000" w:rsidP="002F3542">
      <w:r>
        <w:rPr>
          <w:sz w:val="28"/>
          <w:szCs w:val="28"/>
        </w:rPr>
        <w:t>5. Question de Recherche</w:t>
      </w:r>
    </w:p>
    <w:p w14:paraId="46BBBB17" w14:textId="3A264605" w:rsidR="00BE7530" w:rsidRDefault="00000000" w:rsidP="002F3542">
      <w:r>
        <w:t>Les outils classiques (Suricata,</w:t>
      </w:r>
      <w:ins w:id="20" w:author="Gerard CHALHOUB" w:date="2026-06-22T16:23:00Z">
        <w:r w:rsidR="00A343A5">
          <w:rPr>
            <w:lang w:val="fr-FR"/>
          </w:rPr>
          <w:t xml:space="preserve"> </w:t>
        </w:r>
        <w:proofErr w:type="spellStart"/>
        <w:r w:rsidR="00A343A5">
          <w:rPr>
            <w:lang w:val="fr-FR"/>
          </w:rPr>
          <w:t>Zeek</w:t>
        </w:r>
        <w:proofErr w:type="spellEnd"/>
        <w:r w:rsidR="00A343A5">
          <w:rPr>
            <w:lang w:val="fr-FR"/>
          </w:rPr>
          <w:t>,</w:t>
        </w:r>
      </w:ins>
      <w:r>
        <w:t xml:space="preserve"> RITA, Wazuh) </w:t>
      </w:r>
      <w:ins w:id="21" w:author="Gerard CHALHOUB" w:date="2026-06-22T16:23:00Z">
        <w:r w:rsidR="00A343A5">
          <w:rPr>
            <w:lang w:val="fr-FR"/>
          </w:rPr>
          <w:t>(je</w:t>
        </w:r>
      </w:ins>
      <w:ins w:id="22" w:author="Gerard CHALHOUB" w:date="2026-06-22T16:24:00Z">
        <w:r w:rsidR="00A343A5">
          <w:rPr>
            <w:lang w:val="fr-FR"/>
          </w:rPr>
          <w:t xml:space="preserve"> ne suis pas sûr qu’on aura le temps de mettre en place </w:t>
        </w:r>
        <w:proofErr w:type="spellStart"/>
        <w:r w:rsidR="00A343A5">
          <w:rPr>
            <w:lang w:val="fr-FR"/>
          </w:rPr>
          <w:t>Suricata</w:t>
        </w:r>
        <w:proofErr w:type="spellEnd"/>
        <w:r w:rsidR="00A343A5">
          <w:rPr>
            <w:lang w:val="fr-FR"/>
          </w:rPr>
          <w:t xml:space="preserve"> et </w:t>
        </w:r>
        <w:proofErr w:type="spellStart"/>
        <w:r w:rsidR="00A343A5">
          <w:rPr>
            <w:lang w:val="fr-FR"/>
          </w:rPr>
          <w:t>Wazuh</w:t>
        </w:r>
        <w:proofErr w:type="spellEnd"/>
        <w:r w:rsidR="00A343A5">
          <w:rPr>
            <w:lang w:val="fr-FR"/>
          </w:rPr>
          <w:t xml:space="preserve"> en complément à </w:t>
        </w:r>
        <w:proofErr w:type="spellStart"/>
        <w:r w:rsidR="00A343A5">
          <w:rPr>
            <w:lang w:val="fr-FR"/>
          </w:rPr>
          <w:t>Zeek</w:t>
        </w:r>
        <w:proofErr w:type="spellEnd"/>
        <w:r w:rsidR="00A343A5">
          <w:rPr>
            <w:lang w:val="fr-FR"/>
          </w:rPr>
          <w:t>/RITA</w:t>
        </w:r>
      </w:ins>
      <w:ins w:id="23" w:author="Gerard CHALHOUB" w:date="2026-06-22T16:23:00Z">
        <w:r w:rsidR="00A343A5">
          <w:rPr>
            <w:lang w:val="fr-FR"/>
          </w:rPr>
          <w:t xml:space="preserve">) </w:t>
        </w:r>
      </w:ins>
      <w:r>
        <w:t>ne peuvent pas détecter un trafic de bot réaliste généré par Selenium, car il imite le comportement d'un utilisateur humain. L'autoencodeur, en modélisant le trafic normal de manière statistique, permet-il de combler cette lacune ?</w:t>
      </w:r>
    </w:p>
    <w:p w14:paraId="2B053E91" w14:textId="77777777" w:rsidR="00BE7530" w:rsidRDefault="00000000" w:rsidP="002F3542">
      <w:r>
        <w:rPr>
          <w:i/>
          <w:iCs/>
        </w:rPr>
        <w:t>Ce projet vise à démontrer la complémentarité entre HIDS, NIDS, SIEM et IA — chaque couche couvrant les angles morts de la précédente.</w:t>
      </w:r>
    </w:p>
    <w:p w14:paraId="00528E37" w14:textId="262BD2E3" w:rsidR="00BE7530" w:rsidRDefault="00BE7530" w:rsidP="002F3542"/>
    <w:sectPr w:rsidR="00BE75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6596"/>
    <w:multiLevelType w:val="hybridMultilevel"/>
    <w:tmpl w:val="F9ACDC9A"/>
    <w:lvl w:ilvl="0" w:tplc="B7363774">
      <w:start w:val="1"/>
      <w:numFmt w:val="bullet"/>
      <w:lvlText w:val="●"/>
      <w:lvlJc w:val="left"/>
      <w:pPr>
        <w:ind w:left="720" w:hanging="360"/>
      </w:pPr>
    </w:lvl>
    <w:lvl w:ilvl="1" w:tplc="B8F2B272">
      <w:start w:val="1"/>
      <w:numFmt w:val="bullet"/>
      <w:lvlText w:val="○"/>
      <w:lvlJc w:val="left"/>
      <w:pPr>
        <w:ind w:left="1440" w:hanging="360"/>
      </w:pPr>
    </w:lvl>
    <w:lvl w:ilvl="2" w:tplc="4EE65B42">
      <w:start w:val="1"/>
      <w:numFmt w:val="bullet"/>
      <w:lvlText w:val="■"/>
      <w:lvlJc w:val="left"/>
      <w:pPr>
        <w:ind w:left="2160" w:hanging="360"/>
      </w:pPr>
    </w:lvl>
    <w:lvl w:ilvl="3" w:tplc="5B4E4D76">
      <w:start w:val="1"/>
      <w:numFmt w:val="bullet"/>
      <w:lvlText w:val="●"/>
      <w:lvlJc w:val="left"/>
      <w:pPr>
        <w:ind w:left="2880" w:hanging="360"/>
      </w:pPr>
    </w:lvl>
    <w:lvl w:ilvl="4" w:tplc="311C7E68">
      <w:start w:val="1"/>
      <w:numFmt w:val="bullet"/>
      <w:lvlText w:val="○"/>
      <w:lvlJc w:val="left"/>
      <w:pPr>
        <w:ind w:left="3600" w:hanging="360"/>
      </w:pPr>
    </w:lvl>
    <w:lvl w:ilvl="5" w:tplc="BC1C1D6E">
      <w:start w:val="1"/>
      <w:numFmt w:val="bullet"/>
      <w:lvlText w:val="■"/>
      <w:lvlJc w:val="left"/>
      <w:pPr>
        <w:ind w:left="4320" w:hanging="360"/>
      </w:pPr>
    </w:lvl>
    <w:lvl w:ilvl="6" w:tplc="6A70D904">
      <w:start w:val="1"/>
      <w:numFmt w:val="bullet"/>
      <w:lvlText w:val="●"/>
      <w:lvlJc w:val="left"/>
      <w:pPr>
        <w:ind w:left="5040" w:hanging="360"/>
      </w:pPr>
    </w:lvl>
    <w:lvl w:ilvl="7" w:tplc="09A0BC1C">
      <w:start w:val="1"/>
      <w:numFmt w:val="bullet"/>
      <w:lvlText w:val="●"/>
      <w:lvlJc w:val="left"/>
      <w:pPr>
        <w:ind w:left="5760" w:hanging="360"/>
      </w:pPr>
    </w:lvl>
    <w:lvl w:ilvl="8" w:tplc="361072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4204EC"/>
    <w:multiLevelType w:val="hybridMultilevel"/>
    <w:tmpl w:val="1BA29FD2"/>
    <w:lvl w:ilvl="0" w:tplc="EAF67A9A">
      <w:start w:val="1"/>
      <w:numFmt w:val="bullet"/>
      <w:lvlText w:val="•"/>
      <w:lvlJc w:val="left"/>
      <w:pPr>
        <w:ind w:left="720" w:hanging="360"/>
      </w:pPr>
    </w:lvl>
    <w:lvl w:ilvl="1" w:tplc="D58E3002">
      <w:numFmt w:val="decimal"/>
      <w:lvlText w:val=""/>
      <w:lvlJc w:val="left"/>
    </w:lvl>
    <w:lvl w:ilvl="2" w:tplc="3E28004A">
      <w:numFmt w:val="decimal"/>
      <w:lvlText w:val=""/>
      <w:lvlJc w:val="left"/>
    </w:lvl>
    <w:lvl w:ilvl="3" w:tplc="999EEE9C">
      <w:numFmt w:val="decimal"/>
      <w:lvlText w:val=""/>
      <w:lvlJc w:val="left"/>
    </w:lvl>
    <w:lvl w:ilvl="4" w:tplc="798A25F4">
      <w:numFmt w:val="decimal"/>
      <w:lvlText w:val=""/>
      <w:lvlJc w:val="left"/>
    </w:lvl>
    <w:lvl w:ilvl="5" w:tplc="8AA0C352">
      <w:numFmt w:val="decimal"/>
      <w:lvlText w:val=""/>
      <w:lvlJc w:val="left"/>
    </w:lvl>
    <w:lvl w:ilvl="6" w:tplc="D25A4F70">
      <w:numFmt w:val="decimal"/>
      <w:lvlText w:val=""/>
      <w:lvlJc w:val="left"/>
    </w:lvl>
    <w:lvl w:ilvl="7" w:tplc="0FC08F1E">
      <w:numFmt w:val="decimal"/>
      <w:lvlText w:val=""/>
      <w:lvlJc w:val="left"/>
    </w:lvl>
    <w:lvl w:ilvl="8" w:tplc="187CCDB2">
      <w:numFmt w:val="decimal"/>
      <w:lvlText w:val=""/>
      <w:lvlJc w:val="left"/>
    </w:lvl>
  </w:abstractNum>
  <w:abstractNum w:abstractNumId="2" w15:restartNumberingAfterBreak="0">
    <w:nsid w:val="74E53685"/>
    <w:multiLevelType w:val="hybridMultilevel"/>
    <w:tmpl w:val="F530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503540">
    <w:abstractNumId w:val="0"/>
    <w:lvlOverride w:ilvl="0">
      <w:startOverride w:val="1"/>
    </w:lvlOverride>
  </w:num>
  <w:num w:numId="2" w16cid:durableId="1753625741">
    <w:abstractNumId w:val="1"/>
    <w:lvlOverride w:ilvl="0">
      <w:startOverride w:val="1"/>
    </w:lvlOverride>
  </w:num>
  <w:num w:numId="3" w16cid:durableId="31491836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rard CHALHOUB">
    <w15:presenceInfo w15:providerId="AD" w15:userId="S-1-5-21-158480093-2233177963-3543654616-283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30"/>
    <w:rsid w:val="002F3542"/>
    <w:rsid w:val="004A5F93"/>
    <w:rsid w:val="00A343A5"/>
    <w:rsid w:val="00A956DC"/>
    <w:rsid w:val="00B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B1CB"/>
  <w15:docId w15:val="{F7D715E7-007F-6E4E-8740-CBC58B83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Rvision">
    <w:name w:val="Revision"/>
    <w:hidden/>
    <w:uiPriority w:val="99"/>
    <w:semiHidden/>
    <w:rsid w:val="00A34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425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CHALHOUB</cp:lastModifiedBy>
  <cp:revision>3</cp:revision>
  <dcterms:created xsi:type="dcterms:W3CDTF">2026-06-22T13:10:00Z</dcterms:created>
  <dcterms:modified xsi:type="dcterms:W3CDTF">2026-06-22T14:24:00Z</dcterms:modified>
</cp:coreProperties>
</file>